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PRESS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Kakr Labs Joins Google Cloud Partner Advantage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Delivering signature-based identity and blockchain-backed settlement for automation and AI-agent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New York, NY — DECEMBER 28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, 2025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Kakr La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announced today that it has joined Google Cloud Partner Advantage as a </w:t>
      </w:r>
      <w:ins w:author="Kennedy Vega" w:id="0" w:date="2026-01-09T18:10:08Z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  <w:rPrChange w:author="Kennedy Vega" w:id="1" w:date="2026-01-09T18:10:08Z">
              <w:rPr>
                <w:rFonts w:ascii="Arial" w:cs="Arial" w:eastAsia="Arial" w:hAnsi="Arial"/>
                <w:color w:val="000000"/>
                <w:sz w:val="22"/>
                <w:szCs w:val="22"/>
              </w:rPr>
            </w:rPrChange>
          </w:rPr>
          <w:t xml:space="preserve">Partner</w:t>
        </w:r>
      </w:ins>
      <w:ins w:author="Christine Kent" w:id="2" w:date="2025-12-22T21:58:22Z">
        <w:r w:rsidDel="00000000" w:rsidR="00000000" w:rsidRPr="00000000">
          <w:rPr>
            <w:rFonts w:ascii="Arial" w:cs="Arial" w:eastAsia="Arial" w:hAnsi="Arial"/>
            <w:color w:val="000000"/>
            <w:sz w:val="22"/>
            <w:szCs w:val="22"/>
            <w:rtl w:val="0"/>
          </w:rPr>
          <w:t xml:space="preserve"> level partner for the </w:t>
        </w:r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Build</w:t>
        </w:r>
        <w:r w:rsidDel="00000000" w:rsidR="00000000" w:rsidRPr="00000000">
          <w:rPr>
            <w:rFonts w:ascii="Arial" w:cs="Arial" w:eastAsia="Arial" w:hAnsi="Arial"/>
            <w:color w:val="000000"/>
            <w:sz w:val="22"/>
            <w:szCs w:val="22"/>
            <w:rtl w:val="0"/>
          </w:rPr>
          <w:t xml:space="preserve"> eng</w:t>
        </w:r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  <w:rPrChange w:author="Christine Kent" w:id="3" w:date="2025-12-22T21:58:22Z">
              <w:rPr>
                <w:rFonts w:ascii="Arial" w:cs="Arial" w:eastAsia="Arial" w:hAnsi="Arial"/>
                <w:color w:val="000000"/>
                <w:sz w:val="22"/>
                <w:szCs w:val="22"/>
              </w:rPr>
            </w:rPrChange>
          </w:rPr>
          <w:t xml:space="preserve">agement model</w:t>
        </w:r>
        <w:del w:author="Christine Kent" w:id="2" w:date="2025-12-22T21:58:22Z"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  <w:rPrChange w:author="Christine Kent" w:id="3" w:date="2025-12-22T21:58:22Z">
                <w:rPr>
                  <w:rFonts w:ascii="Arial" w:cs="Arial" w:eastAsia="Arial" w:hAnsi="Arial"/>
                  <w:color w:val="000000"/>
                  <w:sz w:val="22"/>
                  <w:szCs w:val="22"/>
                </w:rPr>
              </w:rPrChange>
            </w:rPr>
            <w:delText xml:space="preserve"> </w:delText>
          </w:r>
        </w:del>
      </w:ins>
      <w:del w:author="Christine Kent" w:id="2" w:date="2025-12-22T21:58:22Z">
        <w:r w:rsidDel="00000000" w:rsidR="00000000" w:rsidRPr="00000000">
          <w:rPr>
            <w:rFonts w:ascii="Arial" w:cs="Arial" w:eastAsia="Arial" w:hAnsi="Arial"/>
            <w:color w:val="000000"/>
            <w:sz w:val="22"/>
            <w:szCs w:val="22"/>
            <w:rtl w:val="0"/>
          </w:rPr>
          <w:delText xml:space="preserve">technology partner</w:delText>
        </w:r>
      </w:del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</w:t>
      </w:r>
      <w:ins w:author="Kennedy Vega" w:id="4" w:date="2026-01-09T18:10:23Z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  <w:rPrChange w:author="Kennedy Vega" w:id="5" w:date="2026-01-09T18:10:23Z">
              <w:rPr>
                <w:rFonts w:ascii="Arial" w:cs="Arial" w:eastAsia="Arial" w:hAnsi="Arial"/>
                <w:color w:val="000000"/>
                <w:sz w:val="22"/>
                <w:szCs w:val="22"/>
              </w:rPr>
            </w:rPrChange>
          </w:rPr>
          <w:t xml:space="preserve">helping</w:t>
        </w:r>
      </w:ins>
      <w:del w:author="Kennedy Vega" w:id="4" w:date="2026-01-09T18:10:23Z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  <w:rPrChange w:author="Kennedy Vega" w:id="5" w:date="2026-01-09T18:10:23Z">
              <w:rPr>
                <w:rFonts w:ascii="Arial" w:cs="Arial" w:eastAsia="Arial" w:hAnsi="Arial"/>
                <w:color w:val="000000"/>
                <w:sz w:val="22"/>
                <w:szCs w:val="22"/>
              </w:rPr>
            </w:rPrChange>
          </w:rPr>
          <w:delText xml:space="preserve">giving</w:delText>
        </w:r>
      </w:del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Google Cloud customers </w:t>
      </w:r>
      <w:del w:author="Kennedy Vega" w:id="6" w:date="2026-01-09T18:10:27Z">
        <w:r w:rsidDel="00000000" w:rsidR="00000000" w:rsidRPr="00000000">
          <w:rPr>
            <w:rFonts w:ascii="Arial" w:cs="Arial" w:eastAsia="Arial" w:hAnsi="Arial"/>
            <w:color w:val="000000"/>
            <w:sz w:val="22"/>
            <w:szCs w:val="22"/>
            <w:rtl w:val="0"/>
          </w:rPr>
          <w:delText xml:space="preserve">the ability to</w:delText>
        </w:r>
      </w:del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adopt PTERI Infrastructure — a signature-based identity layer and Litecoin-powered Blockchain-as-a-Service (BaaS) designed to replace OTP-based verification and support the emerging AI-agentic economy.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As a Google Cloud partner, Kakr offers customers a modern approach to identity, reducing reliance on inbox-dependent authentication while enabling deterministic, cryptographic verification for users and automated systems. Key features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Signature-Based Identity: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Moves organizations beyond OTPs using cryptographic proofs tied to existing email identifiers.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AI-Agent Compatibility: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Enables authentication for automated and AI-driven workflows without inbox access.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Litecoin-Backed BaaS: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Provides a high-assurance settlement layer powered by mature Litecoin cryptography.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Cloud-Native Deployment: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Built on Google Cloud using Cloud Run, VPC networking, and Cloud Armor for scale and security.</w:t>
        <w:br w:type="textWrapping"/>
        <w:br w:type="textWrapping"/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“Verification assumptions from the Web2 era no longer support automated systems,” said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Harvin Singh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CEO of KAKR Labs. “PTERI gives organizations a clear, practical way to adopt identity and settlement models suited for AI, automation, and future-ready security.”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Organizations can learn more 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kakr.org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About KAKR Labs: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Kakr bridges the gap between legacy Web2 and the Web3 era by replacing outdated security "guessing games" with verifiable cryptographic proof. We provide high-assurance identity and settlement infrastructure designed to secure the emerging AI agent economy.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